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インタラクティブ・ゲームプログラミング教材</w:t>
        <w:br/>
        <w:t>構想・設計資料</w:t>
      </w:r>
    </w:p>
    <w:p>
      <w:pPr>
        <w:jc w:val="center"/>
      </w:pPr>
      <w:r>
        <w:rPr>
          <w:color w:val="505050"/>
          <w:sz w:val="28"/>
        </w:rPr>
        <w:t>古典的アルゴリズム、ゲームAI、物理、通信、サウンド、CGを</w:t>
        <w:br/>
        <w:t>体験的に学ぶ大学講義教材の将来計画</w:t>
      </w:r>
    </w:p>
    <w:p/>
    <w:p>
      <w:pPr>
        <w:jc w:val="center"/>
      </w:pPr>
      <w:r>
        <w:rPr>
          <w:b/>
          <w:sz w:val="24"/>
        </w:rPr>
        <w:t>検討内容統合版</w:t>
      </w:r>
    </w:p>
    <w:p>
      <w:pPr>
        <w:jc w:val="center"/>
      </w:pPr>
      <w:r>
        <w:rPr>
          <w:sz w:val="22"/>
        </w:rPr>
        <w:t>2026年7月</w:t>
      </w:r>
    </w:p>
    <w:p>
      <w:pPr>
        <w:jc w:val="center"/>
        <w:rPr>
          <w:ins w:id="9001" w:author="Fable5" w:date="2026-07-19T00:00:00Z"/>
        </w:rPr>
      </w:pPr>
      <w:ins w:id="9002" w:author="Fable5" w:date="2026-07-19T00:00:00Z">
        <w:r>
          <w:rPr>
            <w:b/>
            <w:color w:val="C00000"/>
            <w:sz w:val="22"/>
          </w:rPr>
          <w:t>Fable5レビュー版（2026-07-19）— 追記提案は変更履歴（挿入）として記録</w:t>
        </w:r>
      </w:ins>
    </w:p>
    <w:p>
      <w:r>
        <w:br w:type="page"/>
      </w:r>
    </w:p>
    <w:p>
      <w:pPr>
        <w:pStyle w:val="Heading1"/>
      </w:pPr>
      <w:r>
        <w:t>1. 本資料の目的</w:t>
      </w:r>
    </w:p>
    <w:p>
      <w:r>
        <w:t>本資料は、大学のゲームプログラミング講義において、アルゴリズムやシステムの内部動作を学生が操作・観察・比較できる「インタラクティブ教材」を段階的に整備するための構想をまとめたものである。単なるゲーム制作演習ではなく、コンピュータサイエンスの概念をゲームという具体的な対象を通して理解させることを目的とする。</w:t>
      </w:r>
    </w:p>
    <w:p>
      <w:pPr>
        <w:pStyle w:val="Callout"/>
      </w:pPr>
      <w:r>
        <w:rPr>
          <w:b/>
        </w:rPr>
        <w:t>中心方針：</w:t>
      </w:r>
      <w:r>
        <w:t>完成ゲームだけを見せるのではなく、Queue、コールスタック、評価値、探索木、速度・加速度ベクトル、衝突法線、ネットワーク遅延、音楽の拍・小節、描画順など、通常は見えない内部状態を可視化する。</w:t>
      </w:r>
    </w:p>
    <w:p>
      <w:pPr>
        <w:pStyle w:val="Heading1"/>
      </w:pPr>
      <w:r>
        <w:t>2. 教材全体の設計原則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shd w:fill="D9EAF7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原則</w:t>
            </w:r>
          </w:p>
        </w:tc>
        <w:tc>
          <w:tcPr>
            <w:tcW w:type="dxa" w:w="4873"/>
            <w:shd w:fill="D9EAF7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内容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段階性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単純なモデルから現実的・高速・高度なモデルへ進む。例：グリッド擬似物理→連続座標→加速度→摩擦・反発→連続衝突。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比較可能性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同一条件で複数方式を切り替え、結果・計算量・滑らかさ・操作感を比較できるようにする。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内部状態の可視化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実行中のデータ構造、変数、候補、評価値、ベクトル、通信メッセージ、発音中のボイスなどを表示する。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1ステップ実行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自動再生だけでなく、1ステップ進む、戻る、速度変更、初期化を共通操作として備える。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共通基盤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複数教材でゲーム盤面、探索エンジン、物理更新、イベント、サウンド、UI、計測機能を共用する。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理論と実装の接続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探索の完全読み切りから数学的直接解へ、総当たりから空間分割へ、素朴実装から最適化へ接続する。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Unityを主基盤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基本的な実装・操作・可視化はUnityで行い、GPU機能依存の大きい内容は概念説明を中心とする。</w:t>
            </w:r>
          </w:p>
        </w:tc>
      </w:tr>
      <w:tr>
        <w:trPr>
          <w:ins w:id="9003" w:author="Fable5" w:date="2026-07-19T00:00:00Z"/>
        </w:trPr>
        <w:tc>
          <w:tcPr>
            <w:tcW w:type="dxa" w:w="4873"/>
            <w:vAlign w:val="center"/>
          </w:tcPr>
          <w:p>
            <w:pPr>
              <w:rPr>
                <w:ins w:id="9004" w:author="Fable5" w:date="2026-07-19T00:00:00Z"/>
              </w:rPr>
            </w:pPr>
            <w:ins w:id="9005" w:author="Fable5" w:date="2026-07-19T00:00:00Z">
              <w:r>
                <w:rPr>
                  <w:rFonts w:ascii="Noto Sans CJK JP" w:hAnsi="Noto Sans CJK JP" w:eastAsia="Noto Sans CJK JP"/>
                  <w:sz w:val="19"/>
                </w:rPr>
                <w:t>実在ルール優先</w:t>
              </w:r>
            </w:ins>
          </w:p>
        </w:tc>
        <w:tc>
          <w:tcPr>
            <w:tcW w:type="dxa" w:w="4873"/>
            <w:vAlign w:val="center"/>
          </w:tcPr>
          <w:p>
            <w:pPr>
              <w:rPr>
                <w:ins w:id="9006" w:author="Fable5" w:date="2026-07-19T00:00:00Z"/>
              </w:rPr>
            </w:pPr>
            <w:ins w:id="9007" w:author="Fable5" w:date="2026-07-19T00:00:00Z">
              <w:r>
                <w:rPr>
                  <w:rFonts w:ascii="Noto Sans CJK JP" w:hAnsi="Noto Sans CJK JP" w:eastAsia="Noto Sans CJK JP"/>
                  <w:sz w:val="19"/>
                </w:rPr>
                <w:t>ゲーム木・組合せゲームの題材は、学生が実際に人対人で遊べる実在のルール（ニム、割り箸、三目並べ、オセロ等）を優先し、創作パズルは補助にとどめる。</w:t>
              </w:r>
            </w:ins>
          </w:p>
        </w:tc>
      </w:tr>
    </w:tbl>
    <w:p>
      <w:pPr>
        <w:pStyle w:val="Heading1"/>
      </w:pPr>
      <w:r>
        <w:t>3. 教材共通UI・実行基盤</w:t>
      </w:r>
    </w:p>
    <w:p>
      <w:pPr>
        <w:pStyle w:val="ListBullet"/>
      </w:pPr>
      <w:r>
        <w:t>デモ領域</w:t>
      </w:r>
    </w:p>
    <w:p>
      <w:pPr>
        <w:pStyle w:val="ListBullet"/>
      </w:pPr>
      <w:r>
        <w:t>疑似コード表示と現在行の強調</w:t>
      </w:r>
    </w:p>
    <w:p>
      <w:pPr>
        <w:pStyle w:val="ListBullet"/>
      </w:pPr>
      <w:r>
        <w:t>内部データ表示</w:t>
      </w:r>
    </w:p>
    <w:p>
      <w:pPr>
        <w:pStyle w:val="ListBullet"/>
      </w:pPr>
      <w:r>
        <w:t>1ステップ進む／戻る</w:t>
      </w:r>
    </w:p>
    <w:p>
      <w:pPr>
        <w:pStyle w:val="ListBullet"/>
      </w:pPr>
      <w:r>
        <w:t>自動再生／一時停止</w:t>
      </w:r>
    </w:p>
    <w:p>
      <w:pPr>
        <w:pStyle w:val="ListBullet"/>
      </w:pPr>
      <w:r>
        <w:t>速度変更</w:t>
      </w:r>
    </w:p>
    <w:p>
      <w:pPr>
        <w:pStyle w:val="ListBullet"/>
      </w:pPr>
      <w:r>
        <w:t>初期状態・乱数シード変更</w:t>
      </w:r>
    </w:p>
    <w:p>
      <w:pPr>
        <w:pStyle w:val="ListBullet"/>
      </w:pPr>
      <w:r>
        <w:t>同一条件での方式比較</w:t>
      </w:r>
    </w:p>
    <w:p>
      <w:pPr>
        <w:pStyle w:val="ListBullet"/>
      </w:pPr>
      <w:r>
        <w:t>実行回数・節点数・処理時間などの計測</w:t>
      </w:r>
    </w:p>
    <w:p>
      <w:pPr>
        <w:pStyle w:val="ListBullet"/>
      </w:pPr>
      <w:r>
        <w:t>説明パネルと学習課題</w:t>
      </w:r>
    </w:p>
    <w:p>
      <w:pPr>
        <w:pStyle w:val="Heading2"/>
      </w:pPr>
      <w:r>
        <w:t>共通ミニゲーム／実験環境</w:t>
      </w:r>
    </w:p>
    <w:p>
      <w:r>
        <w:rPr>
          <w:b/>
        </w:rPr>
        <w:t>2Dアクションルーム：</w:t>
      </w:r>
      <w:r>
        <w:t>入力、物理、衝突、カメラ、効果音、スプライト、アニメーション、UIを共用。</w:t>
      </w:r>
    </w:p>
    <w:p>
      <w:r>
        <w:rPr>
          <w:b/>
        </w:rPr>
        <w:t>CG実験室：</w:t>
      </w:r>
      <w:r>
        <w:t>座標、カメラ、メッシュ、法線、UV、マテリアル、ライティング、透明度を共用。</w:t>
      </w:r>
    </w:p>
    <w:p>
      <w:r>
        <w:rPr>
          <w:b/>
        </w:rPr>
        <w:t>大量オブジェクトフィールド：</w:t>
      </w:r>
      <w:r>
        <w:t>Boids、空間分割、LOD、カリング、オブジェクトプール、プロファイリングを共用。</w:t>
      </w:r>
    </w:p>
    <w:p>
      <w:r>
        <w:rPr>
          <w:b/>
        </w:rPr>
        <w:t>ゲーム木ビューワ：</w:t>
      </w:r>
      <w:r>
        <w:t xml:space="preserve">石取り、</w:t>
      </w:r>
      <w:ins w:id="9008" w:author="Fable5" w:date="2026-07-19T00:00:00Z">
        <w:r>
          <w:t xml:space="preserve">割り箸、三目並べ、</w:t>
        </w:r>
      </w:ins>
      <w:r>
        <w:t>陣取り、4×4オセロなどのゲーム状態を共通インターフェースで探索・表示。</w:t>
      </w:r>
    </w:p>
    <w:p>
      <w:r>
        <w:rPr>
          <w:b/>
        </w:rPr>
        <w:t>オンライン・コイン争奪：</w:t>
      </w:r>
      <w:r>
        <w:t>P2P、サーバ権威、遅延、競合、チート対策、DB保存を共用。</w:t>
      </w:r>
    </w:p>
    <w:p>
      <w:r>
        <w:rPr>
          <w:b/>
        </w:rPr>
        <w:t>ボス登場デモ：</w:t>
      </w:r>
      <w:r>
        <w:t>BGMショートループ、拍同期、トランジション、メインBGM、レイヤー変化を共用。</w:t>
      </w:r>
    </w:p>
    <w:p>
      <w:pPr>
        <w:pStyle w:val="Heading1"/>
      </w:pPr>
      <w:r>
        <w:t>4. 教材体系の全体像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shd w:fill="D9EAF7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領域</w:t>
            </w:r>
          </w:p>
        </w:tc>
        <w:tc>
          <w:tcPr>
            <w:tcW w:type="dxa" w:w="4873"/>
            <w:shd w:fill="D9EAF7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主なトピック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基礎実行モデル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ゲームループ、時間管理、入力、座標変換、乱数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経路・グラフ探索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BFS、DFS、ダイクストラ、最良優先、A*、双方向探索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ゲーム木・組合せゲーム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AND-OR、Min-Max、α-β、ニム、4×4オセロ、モンテカルロ、バンディット、MCTS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ゲームAI・自律移動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ステートマシン、ステアリング、Boids、障害物回避、ビヘイビアツリー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2D物理・衝突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グリッド擬似物理、速度、加速度、摩擦、反発、AABB、OBB、SAT、連続衝突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空間探索・最適化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総当たり、Broad/Narrow Phase、一様グリッド、四分木、Sweep and Prune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ゲーム通信・データ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P2P、クライアント・サーバ、同期、予測、チート対策、DB、トランザクション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ゲームサウンド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効果音、発音管理、材質・衝突音、距離減衰、BGMループ、拍同期、インタラクティブBGM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ゲームCG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スプライト、カメラ、メッシュ、UV、マテリアル、光、透明、アニメーション、パーティクル、LOD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ソフトウェア設計・品質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イベント、コンポーネント、オブジェクトプール、セーブ、リプレイ、テスト、デバッグ、プロファイリング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HCI・制作評価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入力バッファ、コヨーテタイム、UI、アクセシビリティ、ゲームバランス、データ分析</w:t>
            </w:r>
          </w:p>
        </w:tc>
      </w:tr>
      <w:tr>
        <w:trPr>
          <w:ins w:id="9009" w:author="Fable5" w:date="2026-07-19T00:00:00Z"/>
        </w:trPr>
        <w:tc>
          <w:tcPr>
            <w:tcW w:type="dxa" w:w="4873"/>
            <w:vAlign w:val="center"/>
          </w:tcPr>
          <w:p>
            <w:pPr>
              <w:rPr>
                <w:ins w:id="9010" w:author="Fable5" w:date="2026-07-19T00:00:00Z"/>
              </w:rPr>
            </w:pPr>
            <w:ins w:id="9011" w:author="Fable5" w:date="2026-07-19T00:00:00Z">
              <w:r>
                <w:rPr>
                  <w:rFonts w:ascii="Noto Sans CJK JP" w:hAnsi="Noto Sans CJK JP" w:eastAsia="Noto Sans CJK JP"/>
                  <w:sz w:val="19"/>
                </w:rPr>
                <w:t>プロシージャル生成・確率・バランス</w:t>
              </w:r>
            </w:ins>
          </w:p>
        </w:tc>
        <w:tc>
          <w:tcPr>
            <w:tcW w:type="dxa" w:w="4873"/>
            <w:vAlign w:val="center"/>
          </w:tcPr>
          <w:p>
            <w:pPr>
              <w:rPr>
                <w:ins w:id="9012" w:author="Fable5" w:date="2026-07-19T00:00:00Z"/>
              </w:rPr>
            </w:pPr>
            <w:ins w:id="9013" w:author="Fable5" w:date="2026-07-19T00:00:00Z">
              <w:r>
                <w:rPr>
                  <w:rFonts w:ascii="Noto Sans CJK JP" w:hAnsi="Noto Sans CJK JP" w:eastAsia="Noto Sans CJK JP"/>
                  <w:sz w:val="19"/>
                </w:rPr>
                <w:t>迷路生成、ダンジョン生成、地形生成、制約付き生成、乱数と確率、ゲームバランス分析</w:t>
              </w:r>
            </w:ins>
          </w:p>
        </w:tc>
      </w:tr>
    </w:tbl>
    <w:p>
      <w:pPr>
        <w:pStyle w:val="Heading1"/>
      </w:pPr>
      <w:r>
        <w:t>5. 経路探索・グラフ探索</w:t>
      </w:r>
    </w:p>
    <w:p>
      <w:r>
        <w:rPr>
          <w:b/>
        </w:rPr>
        <w:t>幅優先探索（BFS）</w:t>
      </w:r>
      <w:r>
        <w:t xml:space="preserve"> — 最短歩数探索。Queueに追加された候補と探索範囲の広がりを可視化する。</w:t>
      </w:r>
    </w:p>
    <w:p>
      <w:r>
        <w:rPr>
          <w:b/>
        </w:rPr>
        <w:t>深さ優先探索（DFS）</w:t>
      </w:r>
      <w:r>
        <w:t xml:space="preserve"> — 再帰または明示的Stackで深く潜り、行き止まりから戻る過程とコールスタックを表示する。</w:t>
      </w:r>
    </w:p>
    <w:p>
      <w:r>
        <w:rPr>
          <w:b/>
        </w:rPr>
        <w:t>ダイクストラ法</w:t>
      </w:r>
      <w:r>
        <w:t xml:space="preserve"> — 優先度g（累積経路コスト）。確定頂点とコスト更新を表示する。</w:t>
      </w:r>
    </w:p>
    <w:p>
      <w:r>
        <w:rPr>
          <w:b/>
        </w:rPr>
        <w:t>最良優先探索</w:t>
      </w:r>
      <w:r>
        <w:t xml:space="preserve"> — 優先度h（ゴールまでの見積り）のみ。速さと最短保証の違いを体験する。</w:t>
      </w:r>
    </w:p>
    <w:p>
      <w:r>
        <w:rPr>
          <w:b/>
        </w:rPr>
        <w:t>A*探索</w:t>
      </w:r>
      <w:r>
        <w:t xml:space="preserve"> — f=g+h。ダイクストラと最良優先を統合し、ヒューリスティックの影響を比較する。</w:t>
      </w:r>
    </w:p>
    <w:p>
      <w:r>
        <w:t>共通ミニゲーム：グリッド迷路。壁、重み付き地形、開始・終了位置を編集でき、同じ地図を複数アルゴリズムで同時比較する。</w:t>
      </w:r>
    </w:p>
    <w:p>
      <w:pPr>
        <w:pStyle w:val="Heading1"/>
      </w:pPr>
      <w:r>
        <w:t>6. ゲーム木・組合せゲーム</w:t>
      </w:r>
    </w:p>
    <w:p>
      <w:pPr>
        <w:pStyle w:val="Heading2"/>
      </w:pPr>
      <w:r>
        <w:t>6.1 共通探索基盤</w:t>
      </w:r>
    </w:p>
    <w:p>
      <w:r>
        <w:t>ゲーム固有部分は「合法手の列挙」「手の適用」「終局判定」「勝敗・得点」「局面評価」「局面の複製／符号化」を提供し、探索側は全探索、Min-Max、α-β、モンテカルロ評価、MCTSを交換可能にする。</w:t>
      </w:r>
    </w:p>
    <w:p>
      <w:r>
        <w:rPr>
          <w:b/>
        </w:rPr>
        <w:t>AND-OR探索</w:t>
      </w:r>
      <w:r>
        <w:t xml:space="preserve"> — AND節点は全条件、OR節点はいずれかの選択を表す。専用教材として「鍵と扉の迷宮」を用い、攻略条件の組合せを可視化する。</w:t>
      </w:r>
    </w:p>
    <w:p>
      <w:r>
        <w:rPr>
          <w:b/>
        </w:rPr>
        <w:t>Min-Max探索</w:t>
      </w:r>
      <w:r>
        <w:t xml:space="preserve"> — MAXとMINが交互に最善手を選ぶ。小型陣取りやミニ・リバーシで評価値の逆伝播を表示する。</w:t>
      </w:r>
    </w:p>
    <w:p>
      <w:r>
        <w:rPr>
          <w:b/>
        </w:rPr>
        <w:t>α-β法</w:t>
      </w:r>
      <w:r>
        <w:t xml:space="preserve"> — Min-Maxと同じ結果を保ちつつ不要枝を省く。手の順序で枝刈り量が変化することを比較する。</w:t>
      </w:r>
    </w:p>
    <w:p>
      <w:r>
        <w:rPr>
          <w:b/>
        </w:rPr>
        <w:t>モンテカルロ法</w:t>
      </w:r>
      <w:r>
        <w:t xml:space="preserve"> — 候補手からランダム終局を繰り返し、平均報酬・勝率の収束を表示する。</w:t>
      </w:r>
    </w:p>
    <w:p>
      <w:r>
        <w:rPr>
          <w:b/>
        </w:rPr>
        <w:t>多腕バンディット</w:t>
      </w:r>
      <w:r>
        <w:t xml:space="preserve"> — 魔法の宝箱を題材に、ランダム、貪欲、ε-greedy、UCBなどの探索と活用を比較する。</w:t>
      </w:r>
    </w:p>
    <w:p>
      <w:r>
        <w:rPr>
          <w:b/>
        </w:rPr>
        <w:t>MCTS</w:t>
      </w:r>
      <w:r>
        <w:t xml:space="preserve"> — 選択・展開・シミュレーション・逆伝播の4段階を色分けし、試行回数とUCB値を表示する。</w:t>
      </w:r>
    </w:p>
    <w:p>
      <w:pPr>
        <w:rPr>
          <w:ins w:id="9014" w:author="Fable5" w:date="2026-07-19T00:00:00Z"/>
        </w:rPr>
      </w:pPr>
      <w:ins w:id="9015" w:author="Fable5" w:date="2026-07-19T00:00:00Z">
        <w:r>
          <w:rPr>
            <w:b/>
          </w:rPr>
          <w:t>三目並べ</w:t>
        </w:r>
        <w:r>
          <w:t xml:space="preserve"> — 到達局面約5,500、対称性除去後765の実在ゲーム。全探索で引き分けを証明し、α-β・メモ化・8対称の除去を個別にON/OFFして局面数を比較する。ランダムプレイアウト評価と完全解の乖離、MCTSの収束も同一盤面で観察する。発展：1〜9の数から3つ選び和15を作る「15ゲーム」との同型性。</w:t>
        </w:r>
      </w:ins>
    </w:p>
    <w:p>
      <w:pPr>
        <w:pStyle w:val="Heading2"/>
      </w:pPr>
      <w:r>
        <w:t>6.2 ニム：完全読み切りから理論解へ</w:t>
      </w:r>
    </w:p>
    <w:p>
      <w:r>
        <w:t>ニムは「完全探索で勝敗を分類し、その規則性を発見して探索を不要にする」教材として位置づける。1山で1〜k個取る石取りでは、負け局面の周期を表にし、残数の剰余による判定へ接続する。複数山の通常Nimでは、各山の個数のXOR（nim-sum）による勝敗判定へ発展させる。</w:t>
      </w:r>
    </w:p>
    <w:p>
      <w:pPr>
        <w:pStyle w:val="ListBullet"/>
      </w:pPr>
      <w:r>
        <w:t>全ゲーム木を生成し、勝ち局面・負け局面を逆向きに着色する</w:t>
      </w:r>
    </w:p>
    <w:p>
      <w:pPr>
        <w:pStyle w:val="ListBullet"/>
      </w:pPr>
      <w:r>
        <w:t>探索節点数と剰余／XORによる直接判定の計算量を比較する</w:t>
      </w:r>
    </w:p>
    <w:p>
      <w:pPr>
        <w:pStyle w:val="ListBullet"/>
      </w:pPr>
      <w:r>
        <w:t>2進表現とXORを可視化する</w:t>
      </w:r>
    </w:p>
    <w:p>
      <w:pPr>
        <w:pStyle w:val="ListBullet"/>
      </w:pPr>
      <w:r>
        <w:t>「探索できること」と「構造を理解して直接解くこと」の違いを学ぶ</w:t>
      </w:r>
    </w:p>
    <w:p>
      <w:pPr>
        <w:pStyle w:val="Heading2"/>
      </w:pPr>
      <w:r>
        <w:t>6.3 4×4オセロ：局面正規化と探索空間削減</w:t>
      </w:r>
    </w:p>
    <w:p>
      <w:r>
        <w:t>4×4オセロは、Min-Maxそのものに加え、盤面符号化、転置表、メモ化、回転・反転による同型局面除去を扱う。正方形の8種類の対称変換を生成し、符号化値の最小値などを代表値（canonical value）とする。</w:t>
      </w:r>
    </w:p>
    <w:p>
      <w:pPr>
        <w:pStyle w:val="ListBullet"/>
      </w:pPr>
      <w:r>
        <w:t>元局面と8変換を同時表示し、各符号化値と代表値を示す</w:t>
      </w:r>
    </w:p>
    <w:p>
      <w:pPr>
        <w:pStyle w:val="ListBullet"/>
      </w:pPr>
      <w:r>
        <w:t>生の生成局面数、重複除去後、対称性除去後の局面数を比較する</w:t>
      </w:r>
    </w:p>
    <w:p>
      <w:pPr>
        <w:pStyle w:val="ListBullet"/>
      </w:pPr>
      <w:r>
        <w:t>α-β、メモ化、対称性除去を個別にON/OFFする</w:t>
      </w:r>
    </w:p>
    <w:p>
      <w:pPr>
        <w:pStyle w:val="ListBullet"/>
      </w:pPr>
      <w:r>
        <w:t>代表値には手番を含め、パスと終局を正しく扱う</w:t>
      </w:r>
    </w:p>
    <w:p>
      <w:pPr>
        <w:pStyle w:val="ListBullet"/>
      </w:pPr>
      <w:r>
        <w:t>幾何学的対称を基本とし、色交換対称は発展課題とする</w:t>
      </w:r>
    </w:p>
    <w:p>
      <w:pPr>
        <w:pStyle w:val="Heading2"/>
        <w:rPr>
          <w:ins w:id="9016" w:author="Fable5" w:date="2026-07-19T00:00:00Z"/>
        </w:rPr>
      </w:pPr>
      <w:ins w:id="9017" w:author="Fable5" w:date="2026-07-19T00:00:00Z">
        <w:r>
          <w:t>6.4 割り箸：循環するゲームグラフと後退解析</w:t>
        </w:r>
      </w:ins>
    </w:p>
    <w:p>
      <w:pPr>
        <w:rPr>
          <w:ins w:id="9018" w:author="Fable5" w:date="2026-07-19T00:00:00Z"/>
        </w:rPr>
      </w:pPr>
      <w:ins w:id="9019" w:author="Fable5" w:date="2026-07-19T00:00:00Z">
        <w:r>
          <w:t>手遊びの「割り箸」は、両手の指の本数（各0〜4）だけで局面が決まり、局面数は高々450程度に収まる実在の遊びである。ニムと異なり同一局面に戻る循環があるため、ゲーム「木」ではなくゲーム「グラフ」として扱い、終局（両手が死んだ局面）から遡る後退解析で全局面を勝ち・負け・引き分け（ループ）の3値に分類する。</w:t>
        </w:r>
      </w:ins>
    </w:p>
    <w:p>
      <w:pPr>
        <w:pStyle w:val="ListBullet"/>
        <w:rPr>
          <w:ins w:id="9020" w:author="Fable5" w:date="2026-07-19T00:00:00Z"/>
        </w:rPr>
      </w:pPr>
      <w:ins w:id="9021" w:author="Fable5" w:date="2026-07-19T00:00:00Z">
        <w:r>
          <w:t>ルールは標準形を1つ定め（片手で相手の手を叩き指数を加算、5以上でその手は失われる）、分割の可否・ちょうど5／5以上・mod 5 を切替可能なバリアントとし、必勝側の変化を比較する</w:t>
        </w:r>
      </w:ins>
    </w:p>
    <w:p>
      <w:pPr>
        <w:pStyle w:val="ListBullet"/>
        <w:rPr>
          <w:ins w:id="9022" w:author="Fable5" w:date="2026-07-19T00:00:00Z"/>
        </w:rPr>
      </w:pPr>
      <w:ins w:id="9023" w:author="Fable5" w:date="2026-07-19T00:00:00Z">
        <w:r>
          <w:t>左右の手の区別が無いことを利用して局面を正規化（ソート済み表現）し、4×4オセロの対称正規化の入口とする</w:t>
        </w:r>
      </w:ins>
    </w:p>
    <w:p>
      <w:pPr>
        <w:pStyle w:val="ListBullet"/>
        <w:rPr>
          <w:ins w:id="9024" w:author="Fable5" w:date="2026-07-19T00:00:00Z"/>
        </w:rPr>
      </w:pPr>
      <w:ins w:id="9025" w:author="Fable5" w:date="2026-07-19T00:00:00Z">
        <w:r>
          <w:t>同一局面の検出にメモ化・転置表が必須になることを体験する</w:t>
        </w:r>
      </w:ins>
    </w:p>
    <w:p>
      <w:pPr>
        <w:pStyle w:val="ListBullet"/>
        <w:rPr>
          <w:ins w:id="9026" w:author="Fable5" w:date="2026-07-19T00:00:00Z"/>
        </w:rPr>
      </w:pPr>
      <w:ins w:id="9027" w:author="Fable5" w:date="2026-07-19T00:00:00Z">
        <w:r>
          <w:t>ランダムプレイアウトが循環により終わらない場合を観察し、手数上限・打ち切りという実務的論点へ接続する</w:t>
        </w:r>
      </w:ins>
    </w:p>
    <w:p>
      <w:pPr>
        <w:pStyle w:val="ListBullet"/>
        <w:rPr>
          <w:ins w:id="9028" w:author="Fable5" w:date="2026-07-19T00:00:00Z"/>
        </w:rPr>
      </w:pPr>
      <w:ins w:id="9029" w:author="Fable5" w:date="2026-07-19T00:00:00Z">
        <w:r>
          <w:t>発展：将棋・チェスの千日手／同形反復ルールとの関係を考える</w:t>
        </w:r>
      </w:ins>
    </w:p>
    <w:p>
      <w:pPr>
        <w:pStyle w:val="Heading1"/>
      </w:pPr>
      <w:r>
        <w:t>7. ゲームAI・群集・自律移動</w:t>
      </w:r>
    </w:p>
    <w:p>
      <w:pPr>
        <w:pStyle w:val="Heading2"/>
      </w:pPr>
      <w:r>
        <w:t>7.1 ステートマシン</w:t>
      </w:r>
    </w:p>
    <w:p>
      <w:r>
        <w:t>待機・巡回・追跡・攻撃・逃走などの状態と遷移条件を可視化する。論理状態、アニメーション状態、サウンド状態を分離しつつイベントで連携させる。</w:t>
      </w:r>
    </w:p>
    <w:p>
      <w:pPr>
        <w:pStyle w:val="Heading2"/>
      </w:pPr>
      <w:r>
        <w:t>7.2 ステアリング行動</w:t>
      </w:r>
    </w:p>
    <w:p>
      <w:pPr>
        <w:pStyle w:val="ListBullet"/>
      </w:pPr>
      <w:r>
        <w:t>Seek：目標へ近づく</w:t>
      </w:r>
    </w:p>
    <w:p>
      <w:pPr>
        <w:pStyle w:val="ListBullet"/>
      </w:pPr>
      <w:r>
        <w:t>Flee：目標から離れる</w:t>
      </w:r>
    </w:p>
    <w:p>
      <w:pPr>
        <w:pStyle w:val="ListBullet"/>
      </w:pPr>
      <w:r>
        <w:t>Arrive：目標付近で減速する</w:t>
      </w:r>
    </w:p>
    <w:p>
      <w:pPr>
        <w:pStyle w:val="ListBullet"/>
      </w:pPr>
      <w:r>
        <w:t>Wander：自然な徘徊</w:t>
      </w:r>
    </w:p>
    <w:p>
      <w:pPr>
        <w:pStyle w:val="ListBullet"/>
      </w:pPr>
      <w:r>
        <w:t>Obstacle Avoidance：進行方向の障害物を避ける</w:t>
      </w:r>
    </w:p>
    <w:p>
      <w:pPr>
        <w:pStyle w:val="ListBullet"/>
      </w:pPr>
      <w:r>
        <w:t>Leader Following：先導個体に追従する</w:t>
      </w:r>
    </w:p>
    <w:p>
      <w:pPr>
        <w:pStyle w:val="Heading2"/>
      </w:pPr>
      <w:r>
        <w:t>7.3 Boids／Flocking</w:t>
      </w:r>
    </w:p>
    <w:p>
      <w:r>
        <w:t>分離（Separation）、整列（Alignment）、結合（Cohesion）の局所ルールから群れ全体の振る舞いが生まれることを体験する。選択中の個体について観測範囲、近傍、各操舵ベクトル、合成ベクトルを表示する。</w:t>
      </w:r>
    </w:p>
    <w:p>
      <w:pPr>
        <w:pStyle w:val="ListBullet"/>
      </w:pPr>
      <w:r>
        <w:t>各ルールを単独・組合せで比較する4分割モード</w:t>
      </w:r>
    </w:p>
    <w:p>
      <w:pPr>
        <w:pStyle w:val="ListBullet"/>
      </w:pPr>
      <w:r>
        <w:t>個体数、観測半径、各重み、最大速度、最大操舵力をリアルタイム調整</w:t>
      </w:r>
    </w:p>
    <w:p>
      <w:pPr>
        <w:pStyle w:val="ListBullet"/>
      </w:pPr>
      <w:r>
        <w:t>境界処理（反射・回り込み・中央へ戻す）の比較</w:t>
      </w:r>
    </w:p>
    <w:p>
      <w:pPr>
        <w:pStyle w:val="ListBullet"/>
      </w:pPr>
      <w:r>
        <w:t>総当たりO(n²)から一様グリッド・四分木への高速化へ接続</w:t>
      </w:r>
    </w:p>
    <w:p>
      <w:pPr>
        <w:pStyle w:val="Heading1"/>
      </w:pPr>
      <w:r>
        <w:t>8. 2D物理・衝突判定・衝突応答</w:t>
      </w:r>
    </w:p>
    <w:p>
      <w:pPr>
        <w:pStyle w:val="Heading2"/>
      </w:pPr>
      <w:r>
        <w:t>8.1 運動モデルの段階</w:t>
      </w:r>
    </w:p>
    <w:p>
      <w:r>
        <w:rPr>
          <w:b/>
        </w:rPr>
        <w:t>グリッドベース擬似物理</w:t>
      </w:r>
      <w:r>
        <w:t xml:space="preserve"> — 1フレーム1マス、下が空いていれば落下、壁なら停止、接地状態を管理する。</w:t>
      </w:r>
    </w:p>
    <w:p>
      <w:r>
        <w:rPr>
          <w:b/>
        </w:rPr>
        <w:t>速度による移動</w:t>
      </w:r>
      <w:r>
        <w:t xml:space="preserve"> — 位置を直接変更せず、位置←位置＋速度で更新する。</w:t>
      </w:r>
    </w:p>
    <w:p>
      <w:r>
        <w:rPr>
          <w:b/>
        </w:rPr>
        <w:t>加減速</w:t>
      </w:r>
      <w:r>
        <w:t xml:space="preserve"> — 入力により速度を徐々に変え、最高速度・方向転換・慣性を扱う。</w:t>
      </w:r>
    </w:p>
    <w:p>
      <w:r>
        <w:rPr>
          <w:b/>
        </w:rPr>
        <w:t>加速度と重力</w:t>
      </w:r>
      <w:r>
        <w:t xml:space="preserve"> — 速度←速度＋加速度×dt、位置←位置＋速度×dt。放物運動とジャンプを扱う。</w:t>
      </w:r>
    </w:p>
    <w:p>
      <w:r>
        <w:rPr>
          <w:b/>
        </w:rPr>
        <w:t>摩擦・抵抗</w:t>
      </w:r>
      <w:r>
        <w:t xml:space="preserve"> — 単純な速度減衰から、床材別の摩擦、空気抵抗へ進む。</w:t>
      </w:r>
    </w:p>
    <w:p>
      <w:r>
        <w:rPr>
          <w:b/>
        </w:rPr>
        <w:t>反発</w:t>
      </w:r>
      <w:r>
        <w:t xml:space="preserve"> — 法線方向速度を反転し、反発係数による違いを比較する。</w:t>
      </w:r>
    </w:p>
    <w:p>
      <w:r>
        <w:rPr>
          <w:b/>
        </w:rPr>
        <w:t>質量と運動量</w:t>
      </w:r>
      <w:r>
        <w:t xml:space="preserve"> — 1次元衝突から始め、異なる質量や非弾性衝突へ進む。</w:t>
      </w:r>
    </w:p>
    <w:p>
      <w:r>
        <w:rPr>
          <w:b/>
        </w:rPr>
        <w:t>回転運動</w:t>
      </w:r>
      <w:r>
        <w:t xml:space="preserve"> — 角速度、トルク、慣性モーメント、接触点による回転を扱う。</w:t>
      </w:r>
    </w:p>
    <w:p>
      <w:pPr>
        <w:pStyle w:val="Heading2"/>
      </w:pPr>
      <w:r>
        <w:t>8.2 衝突判定の段階</w:t>
      </w:r>
    </w:p>
    <w:p>
      <w:pPr>
        <w:pStyle w:val="ListNumber"/>
      </w:pPr>
      <w:r>
        <w:t>点と矩形／円</w:t>
      </w:r>
    </w:p>
    <w:p>
      <w:pPr>
        <w:pStyle w:val="ListNumber"/>
      </w:pPr>
      <w:r>
        <w:t>AABB同士</w:t>
      </w:r>
    </w:p>
    <w:p>
      <w:pPr>
        <w:pStyle w:val="ListNumber"/>
      </w:pPr>
      <w:r>
        <w:t>円同士</w:t>
      </w:r>
    </w:p>
    <w:p>
      <w:pPr>
        <w:pStyle w:val="ListNumber"/>
      </w:pPr>
      <w:r>
        <w:t>円とAABB（最近点・Clamp）</w:t>
      </w:r>
    </w:p>
    <w:p>
      <w:pPr>
        <w:pStyle w:val="ListNumber"/>
      </w:pPr>
      <w:r>
        <w:t>線分と図形／レイキャスト</w:t>
      </w:r>
    </w:p>
    <w:p>
      <w:pPr>
        <w:pStyle w:val="ListNumber"/>
      </w:pPr>
      <w:r>
        <w:t>OBB（回転矩形）</w:t>
      </w:r>
    </w:p>
    <w:p>
      <w:pPr>
        <w:pStyle w:val="ListNumber"/>
      </w:pPr>
      <w:r>
        <w:t>分離軸定理（SAT）</w:t>
      </w:r>
    </w:p>
    <w:p>
      <w:pPr>
        <w:pStyle w:val="ListNumber"/>
      </w:pPr>
      <w:r>
        <w:t>高速移動物体の連続衝突（Swept AABB、Time of Impact）</w:t>
      </w:r>
    </w:p>
    <w:p>
      <w:pPr>
        <w:pStyle w:val="ListNumber"/>
      </w:pPr>
      <w:r>
        <w:t>回転中の物体との衝突（サブステップから導入）</w:t>
      </w:r>
    </w:p>
    <w:p>
      <w:pPr>
        <w:pStyle w:val="ListNumber"/>
      </w:pPr>
      <w:r>
        <w:t>凹形状の凸分割・複合コライダー</w:t>
      </w:r>
    </w:p>
    <w:p>
      <w:pPr>
        <w:pStyle w:val="Heading2"/>
      </w:pPr>
      <w:r>
        <w:t>8.3 衝突応答</w:t>
      </w:r>
    </w:p>
    <w:p>
      <w:pPr>
        <w:pStyle w:val="ListBullet"/>
      </w:pPr>
      <w:r>
        <w:t>侵入深度と最小移動ベクトルによる位置補正</w:t>
      </w:r>
    </w:p>
    <w:p>
      <w:pPr>
        <w:pStyle w:val="ListBullet"/>
      </w:pPr>
      <w:r>
        <w:t>壁沿いの滑り：法線成分を除去して接線成分を残す</w:t>
      </w:r>
    </w:p>
    <w:p>
      <w:pPr>
        <w:pStyle w:val="ListBullet"/>
      </w:pPr>
      <w:r>
        <w:t>反発係数による跳ね返り</w:t>
      </w:r>
    </w:p>
    <w:p>
      <w:pPr>
        <w:pStyle w:val="ListBullet"/>
      </w:pPr>
      <w:r>
        <w:t>接線方向の摩擦</w:t>
      </w:r>
    </w:p>
    <w:p>
      <w:pPr>
        <w:pStyle w:val="ListBullet"/>
      </w:pPr>
      <w:r>
        <w:t>質量を考慮した2物体衝突</w:t>
      </w:r>
    </w:p>
    <w:p>
      <w:pPr>
        <w:pStyle w:val="ListBullet"/>
      </w:pPr>
      <w:r>
        <w:t>接触点から生じる回転</w:t>
      </w:r>
    </w:p>
    <w:p>
      <w:pPr>
        <w:pStyle w:val="Heading2"/>
      </w:pPr>
      <w:r>
        <w:t>8.4 衝突高速化</w:t>
      </w:r>
    </w:p>
    <w:p>
      <w:pPr>
        <w:pStyle w:val="ListBullet"/>
      </w:pPr>
      <w:r>
        <w:t>総当たりO(n²)</w:t>
      </w:r>
    </w:p>
    <w:p>
      <w:pPr>
        <w:pStyle w:val="ListBullet"/>
      </w:pPr>
      <w:r>
        <w:t>Broad Phase／Narrow Phase</w:t>
      </w:r>
    </w:p>
    <w:p>
      <w:pPr>
        <w:pStyle w:val="ListBullet"/>
      </w:pPr>
      <w:r>
        <w:t>一様グリッド</w:t>
      </w:r>
    </w:p>
    <w:p>
      <w:pPr>
        <w:pStyle w:val="ListBullet"/>
      </w:pPr>
      <w:r>
        <w:t>四分木</w:t>
      </w:r>
    </w:p>
    <w:p>
      <w:pPr>
        <w:pStyle w:val="ListBullet"/>
      </w:pPr>
      <w:r>
        <w:t>Sweep and Prune</w:t>
      </w:r>
    </w:p>
    <w:p>
      <w:pPr>
        <w:pStyle w:val="ListBullet"/>
      </w:pPr>
      <w:r>
        <w:t>Bounding Volume Hierarchy（概説）</w:t>
      </w:r>
    </w:p>
    <w:p>
      <w:pPr>
        <w:pStyle w:val="Heading1"/>
      </w:pPr>
      <w:r>
        <w:t>9. 入力・操作感・HCI</w:t>
      </w:r>
    </w:p>
    <w:p>
      <w:r>
        <w:rPr>
          <w:b/>
        </w:rPr>
        <w:t>入力状態</w:t>
      </w:r>
      <w:r>
        <w:t xml:space="preserve"> — 押している、押した瞬間、離した瞬間、長押し、同時押しを区別する。</w:t>
      </w:r>
    </w:p>
    <w:p>
      <w:r>
        <w:rPr>
          <w:b/>
        </w:rPr>
        <w:t>入力抽象化</w:t>
      </w:r>
      <w:r>
        <w:t xml:space="preserve"> — キーボード、ゲームパッド、タッチをJumpやAttackなど共通アクションへ変換する。</w:t>
      </w:r>
    </w:p>
    <w:p>
      <w:r>
        <w:rPr>
          <w:b/>
        </w:rPr>
        <w:t>入力バッファ</w:t>
      </w:r>
      <w:r>
        <w:t xml:space="preserve"> — 着地前など少し早い入力を保存し、成立可能になった時点で実行する。</w:t>
      </w:r>
    </w:p>
    <w:p>
      <w:r>
        <w:rPr>
          <w:b/>
        </w:rPr>
        <w:t>コヨーテタイム</w:t>
      </w:r>
      <w:r>
        <w:t xml:space="preserve"> — 足場から離れた直後の短い時間もジャンプを許可する。厳密な判定と人間の感覚の差を扱う。</w:t>
      </w:r>
    </w:p>
    <w:p>
      <w:r>
        <w:rPr>
          <w:b/>
        </w:rPr>
        <w:t>コマンド入力</w:t>
      </w:r>
      <w:r>
        <w:t xml:space="preserve"> — 入力履歴から方向＋ボタンなどの系列を判定する。</w:t>
      </w:r>
    </w:p>
    <w:p>
      <w:r>
        <w:rPr>
          <w:b/>
        </w:rPr>
        <w:t>アクセシビリティ</w:t>
      </w:r>
      <w:r>
        <w:t xml:space="preserve"> — キー設定、字幕、色覚対応、文字サイズ、カメラ揺れ無効化などを扱う。</w:t>
      </w:r>
    </w:p>
    <w:p>
      <w:r>
        <w:t>共通ミニゲーム：短い2Dアクションコースを、猶予なし／コヨーテタイムのみ／入力バッファ併用で比較する。</w:t>
      </w:r>
    </w:p>
    <w:p>
      <w:pPr>
        <w:pStyle w:val="Heading1"/>
      </w:pPr>
      <w:r>
        <w:t>10. ゲーム通信・チート対策・データベース</w:t>
      </w:r>
    </w:p>
    <w:p>
      <w:r>
        <w:t>通信領域は、専門的なネットワーク実装へ深く入りすぎず、同じ簡単な2DゲームをP2P方式とクライアント・サーバ方式で比較する。題材には「2人でコインを取り合うゲーム」が適する。</w:t>
      </w:r>
    </w:p>
    <w:p>
      <w:r>
        <w:rPr>
          <w:b/>
        </w:rPr>
        <w:t>P2P通信</w:t>
      </w:r>
      <w:r>
        <w:t xml:space="preserve"> — 2端末が直接入力や位置を交換する。遅延・欠落・切断・ホストの信頼問題を表示する。</w:t>
      </w:r>
    </w:p>
    <w:p>
      <w:r>
        <w:rPr>
          <w:b/>
        </w:rPr>
        <w:t>クライアント・サーバ</w:t>
      </w:r>
      <w:r>
        <w:t xml:space="preserve"> — 中央サーバが正式なゲーム状態を決定し、各クライアントへ配信する。</w:t>
      </w:r>
    </w:p>
    <w:p>
      <w:r>
        <w:rPr>
          <w:b/>
        </w:rPr>
        <w:t>状態同期と入力同期</w:t>
      </w:r>
      <w:r>
        <w:t xml:space="preserve"> — 位置・HPなどを送る方式と、操作だけを送る方式を比較する。</w:t>
      </w:r>
    </w:p>
    <w:p>
      <w:r>
        <w:rPr>
          <w:b/>
        </w:rPr>
        <w:t>補間・予測・補正</w:t>
      </w:r>
      <w:r>
        <w:t xml:space="preserve"> — 遅延環境で、他者位置の補間、自分のクライアント予測、サーバとの再調整を示す。</w:t>
      </w:r>
    </w:p>
    <w:p>
      <w:r>
        <w:rPr>
          <w:b/>
        </w:rPr>
        <w:t>サーバ権威とチート対策</w:t>
      </w:r>
      <w:r>
        <w:t xml:space="preserve"> — クライアントは結果でなく操作を送り、サーバが速度・位置・命中・スコアを検証する。</w:t>
      </w:r>
    </w:p>
    <w:p>
      <w:r>
        <w:rPr>
          <w:b/>
        </w:rPr>
        <w:t>データベース</w:t>
      </w:r>
      <w:r>
        <w:t xml:space="preserve"> — アカウント、スコア、所持品、対戦結果など永続情報をサーバ経由で保存する。</w:t>
      </w:r>
    </w:p>
    <w:p>
      <w:r>
        <w:rPr>
          <w:b/>
        </w:rPr>
        <w:t>トランザクション</w:t>
      </w:r>
      <w:r>
        <w:t xml:space="preserve"> — アイテム購入を例に、コイン減算と所持品追加をCOMMIT／ROLLBACKする。</w:t>
      </w:r>
    </w:p>
    <w:p>
      <w:pPr>
        <w:pStyle w:val="Heading2"/>
      </w:pPr>
      <w:r>
        <w:t>推奨する一連の体験</w:t>
      </w:r>
    </w:p>
    <w:p>
      <w:pPr>
        <w:pStyle w:val="ListNumber"/>
      </w:pPr>
      <w:r>
        <w:t>ローカル2人ゲーム</w:t>
      </w:r>
    </w:p>
    <w:p>
      <w:pPr>
        <w:pStyle w:val="ListNumber"/>
      </w:pPr>
      <w:r>
        <w:t>P2P化</w:t>
      </w:r>
    </w:p>
    <w:p>
      <w:pPr>
        <w:pStyle w:val="ListNumber"/>
      </w:pPr>
      <w:r>
        <w:t>サーバ権威化</w:t>
      </w:r>
    </w:p>
    <w:p>
      <w:pPr>
        <w:pStyle w:val="ListNumber"/>
      </w:pPr>
      <w:r>
        <w:t>人工遅延を加える</w:t>
      </w:r>
    </w:p>
    <w:p>
      <w:pPr>
        <w:pStyle w:val="ListNumber"/>
      </w:pPr>
      <w:r>
        <w:t>同時取得競合をサーバで解決</w:t>
      </w:r>
    </w:p>
    <w:p>
      <w:pPr>
        <w:pStyle w:val="ListNumber"/>
      </w:pPr>
      <w:r>
        <w:t>瞬間移動・スコア改ざん・多重取得を試す</w:t>
      </w:r>
    </w:p>
    <w:p>
      <w:pPr>
        <w:pStyle w:val="ListNumber"/>
      </w:pPr>
      <w:r>
        <w:t>確定結果をデータベースへ保存</w:t>
      </w:r>
    </w:p>
    <w:p>
      <w:pPr>
        <w:pStyle w:val="Heading1"/>
      </w:pPr>
      <w:r>
        <w:t>11. ゲームサウンド</w:t>
      </w:r>
    </w:p>
    <w:p>
      <w:pPr>
        <w:pStyle w:val="Heading2"/>
      </w:pPr>
      <w:r>
        <w:t>11.1 効果音</w:t>
      </w:r>
    </w:p>
    <w:p>
      <w:r>
        <w:rPr>
          <w:b/>
        </w:rPr>
        <w:t>イベントと効果音</w:t>
      </w:r>
      <w:r>
        <w:t xml:space="preserve"> — ジャンプ、着地、攻撃、被弾、取得、UI操作などをAudio Eventとして発行する。</w:t>
      </w:r>
    </w:p>
    <w:p>
      <w:r>
        <w:rPr>
          <w:b/>
        </w:rPr>
        <w:t>同時発音と重複制御</w:t>
      </w:r>
      <w:r>
        <w:t xml:space="preserve"> — 同じ音の連打、最大同時発音数、再生拒否、古い音の停止を比較する。</w:t>
      </w:r>
    </w:p>
    <w:p>
      <w:r>
        <w:rPr>
          <w:b/>
        </w:rPr>
        <w:t>ランダム化</w:t>
      </w:r>
      <w:r>
        <w:t xml:space="preserve"> — 複数サンプル、音量・ピッチの揺らぎ、シャッフルバッグにより反復感を減らす。</w:t>
      </w:r>
    </w:p>
    <w:p>
      <w:r>
        <w:rPr>
          <w:b/>
        </w:rPr>
        <w:t>材質別効果音</w:t>
      </w:r>
      <w:r>
        <w:t xml:space="preserve"> — 木、金属、土、水など接触面の材質に応じて足音・衝突音を切り替える。</w:t>
      </w:r>
    </w:p>
    <w:p>
      <w:r>
        <w:rPr>
          <w:b/>
        </w:rPr>
        <w:t>衝突強度と音</w:t>
      </w:r>
      <w:r>
        <w:t xml:space="preserve"> — 相対速度や衝撃量に応じて音量・サンプル・ピッチを変える。</w:t>
      </w:r>
    </w:p>
    <w:p>
      <w:r>
        <w:rPr>
          <w:b/>
        </w:rPr>
        <w:t>距離・パン・優先順位</w:t>
      </w:r>
      <w:r>
        <w:t xml:space="preserve"> — 距離減衰、左右定位、重要度に応じたボイス管理を行う。</w:t>
      </w:r>
    </w:p>
    <w:p>
      <w:r>
        <w:rPr>
          <w:b/>
        </w:rPr>
        <w:t>サウンドバスとダッキング</w:t>
      </w:r>
      <w:r>
        <w:t xml:space="preserve"> — BGM、SE、UI、Voiceを分類し、重要音の際に他を一時的に下げる。</w:t>
      </w:r>
    </w:p>
    <w:p>
      <w:r>
        <w:t>共通ミニゲーム：サウンド・アクションルーム。床材、箱、コイン、敵、壁を配置し、物理・イベント・効果音を統合する。</w:t>
      </w:r>
    </w:p>
    <w:p>
      <w:pPr>
        <w:pStyle w:val="Heading2"/>
      </w:pPr>
      <w:r>
        <w:t>11.2 BGMとインタラクティブ音楽</w:t>
      </w:r>
    </w:p>
    <w:p>
      <w:r>
        <w:rPr>
          <w:b/>
        </w:rPr>
        <w:t>単純ループ</w:t>
      </w:r>
      <w:r>
        <w:t xml:space="preserve"> — ループ開始点・終了点と継ぎ目を波形・再生位置で確認する。</w:t>
      </w:r>
    </w:p>
    <w:p>
      <w:r>
        <w:rPr>
          <w:b/>
        </w:rPr>
        <w:t>イントロ＋ループ</w:t>
      </w:r>
      <w:r>
        <w:t xml:space="preserve"> — 冒頭のみ再生する導入部と繰り返し区間を分ける。</w:t>
      </w:r>
    </w:p>
    <w:p>
      <w:r>
        <w:rPr>
          <w:b/>
        </w:rPr>
        <w:t>ショートループからメインへの接続</w:t>
      </w:r>
      <w:r>
        <w:t xml:space="preserve"> — イベントの終了時刻が不定でも、短い待機ループを継続し、拍・小節境界でメインへ接続する。</w:t>
      </w:r>
    </w:p>
    <w:p>
      <w:r>
        <w:rPr>
          <w:b/>
        </w:rPr>
        <w:t>切替方式の比較</w:t>
      </w:r>
      <w:r>
        <w:t xml:space="preserve"> — 即時切替、クロスフェード、拍同期、専用トランジションを聴き比べる。</w:t>
      </w:r>
    </w:p>
    <w:p>
      <w:r>
        <w:rPr>
          <w:b/>
        </w:rPr>
        <w:t>量子化</w:t>
      </w:r>
      <w:r>
        <w:t xml:space="preserve"> — イベント発生を次の拍、次の小節、数小節後など音楽単位へ丸める。</w:t>
      </w:r>
    </w:p>
    <w:p>
      <w:r>
        <w:rPr>
          <w:b/>
        </w:rPr>
        <w:t>レイヤー型BGM</w:t>
      </w:r>
      <w:r>
        <w:t xml:space="preserve"> — 同一時間軸上でリズム、ベース、メロディ、緊張層などを増減する。</w:t>
      </w:r>
    </w:p>
    <w:p>
      <w:r>
        <w:rPr>
          <w:b/>
        </w:rPr>
        <w:t>横方向／縦方向遷移</w:t>
      </w:r>
      <w:r>
        <w:t xml:space="preserve"> — 曲から曲への移行と、同一曲内のレイヤー変化を区別する。</w:t>
      </w:r>
    </w:p>
    <w:p>
      <w:r>
        <w:t>共通ミニゲーム：ボス登場デモ。通常探索曲→ボス部屋のショートループ→登場演出終了→小節同期トランジション→戦闘曲→HP低下による追加レイヤー、という流れを実装する。</w:t>
      </w:r>
    </w:p>
    <w:p>
      <w:pPr>
        <w:pStyle w:val="Heading1"/>
      </w:pPr>
      <w:r>
        <w:t>12. ゲームCG（Unity中心）</w:t>
      </w:r>
    </w:p>
    <w:p>
      <w:r>
        <w:t>Unity上で操作・確認できる基本事項は実習し、GPU機能・性能への依存が大きい高度技術は概念説明を中心にする。ゲームCGを「見栄え」だけでなく、座標・データ・描画順・時間・負荷の問題として扱う。</w:t>
      </w:r>
    </w:p>
    <w:p>
      <w:pPr>
        <w:pStyle w:val="Heading2"/>
      </w:pPr>
      <w:r>
        <w:t>12.1 Unityで実習する基本項目</w:t>
      </w:r>
    </w:p>
    <w:p>
      <w:r>
        <w:rPr>
          <w:b/>
        </w:rPr>
        <w:t>座標系と変換</w:t>
      </w:r>
      <w:r>
        <w:t xml:space="preserve"> — ローカル、ワールド、スクリーン座標、親子関係、ピボット、変換順序。</w:t>
      </w:r>
    </w:p>
    <w:p>
      <w:r>
        <w:rPr>
          <w:b/>
        </w:rPr>
        <w:t>カメラと投影</w:t>
      </w:r>
      <w:r>
        <w:t xml:space="preserve"> — 透視投影・平行投影、視野角、クリップ面、追従、画面座標変換。</w:t>
      </w:r>
    </w:p>
    <w:p>
      <w:r>
        <w:rPr>
          <w:b/>
        </w:rPr>
        <w:t>2Dスプライト</w:t>
      </w:r>
      <w:r>
        <w:t xml:space="preserve"> — Pixels Per Unit、Pivot、Sorting Layer、Order、スプライトシート、タイルマップ。</w:t>
      </w:r>
    </w:p>
    <w:p>
      <w:r>
        <w:rPr>
          <w:b/>
        </w:rPr>
        <w:t>メッシュ</w:t>
      </w:r>
      <w:r>
        <w:t xml:space="preserve"> — 頂点、三角形、インデックス、法線、UV、頂点カラー、表裏。</w:t>
      </w:r>
    </w:p>
    <w:p>
      <w:r>
        <w:rPr>
          <w:b/>
        </w:rPr>
        <w:t>テクスチャとUV</w:t>
      </w:r>
      <w:r>
        <w:t xml:space="preserve"> — Wrap、Filter、Repeat、Clamp、アトラス、UV操作。</w:t>
      </w:r>
    </w:p>
    <w:p>
      <w:r>
        <w:rPr>
          <w:b/>
        </w:rPr>
        <w:t>マテリアルとライティング</w:t>
      </w:r>
      <w:r>
        <w:t xml:space="preserve"> — 色、粗さ、金属、発光、Directional／Point／Spot Light、影。</w:t>
      </w:r>
    </w:p>
    <w:p>
      <w:r>
        <w:rPr>
          <w:b/>
        </w:rPr>
        <w:t>法線と陰影</w:t>
      </w:r>
      <w:r>
        <w:t xml:space="preserve"> — Flat／Smooth Shading、法線方向による見た目の違い。</w:t>
      </w:r>
    </w:p>
    <w:p>
      <w:r>
        <w:rPr>
          <w:b/>
        </w:rPr>
        <w:t>透明度と深度</w:t>
      </w:r>
      <w:r>
        <w:t xml:space="preserve"> — Alpha、Cutout、Blend、描画順、半透明問題。</w:t>
      </w:r>
    </w:p>
    <w:p>
      <w:r>
        <w:rPr>
          <w:b/>
        </w:rPr>
        <w:t>アニメーション</w:t>
      </w:r>
      <w:r>
        <w:t xml:space="preserve"> — 2Dフレーム、3Dボーン、Animator、Blend Tree、Root Motion。</w:t>
      </w:r>
    </w:p>
    <w:p>
      <w:r>
        <w:rPr>
          <w:b/>
        </w:rPr>
        <w:t>パーティクル</w:t>
      </w:r>
      <w:r>
        <w:t xml:space="preserve"> — 発生数、寿命、速度、Burst、Collision、オーバードロー。</w:t>
      </w:r>
    </w:p>
    <w:p>
      <w:r>
        <w:rPr>
          <w:b/>
        </w:rPr>
        <w:t>ポストプロセス</w:t>
      </w:r>
      <w:r>
        <w:t xml:space="preserve"> — Bloom、色調、Vignetteなどを視認性・負荷とともに扱う。</w:t>
      </w:r>
    </w:p>
    <w:p>
      <w:r>
        <w:rPr>
          <w:b/>
        </w:rPr>
        <w:t>LOD・カリング</w:t>
      </w:r>
      <w:r>
        <w:t xml:space="preserve"> — 距離によるモデル切替、視錐台外・遮蔽物裏の描画削減、負荷計測。</w:t>
      </w:r>
    </w:p>
    <w:p>
      <w:r>
        <w:rPr>
          <w:b/>
        </w:rPr>
        <w:t>UI描画</w:t>
      </w:r>
      <w:r>
        <w:t xml:space="preserve"> — Canvas、Anchor、Pivot、解像度・画面比率への対応。</w:t>
      </w:r>
    </w:p>
    <w:p>
      <w:pPr>
        <w:pStyle w:val="Heading2"/>
      </w:pPr>
      <w:r>
        <w:t>12.2 説明中心とするGPU依存領域</w:t>
      </w:r>
    </w:p>
    <w:p>
      <w:pPr>
        <w:pStyle w:val="ListBullet"/>
      </w:pPr>
      <w:r>
        <w:t>描画パイプライン内部（頂点処理、ラスタライズ、フラグメント処理、深度）</w:t>
      </w:r>
    </w:p>
    <w:p>
      <w:pPr>
        <w:pStyle w:val="ListBullet"/>
      </w:pPr>
      <w:r>
        <w:t>高度なシェーダ実装</w:t>
      </w:r>
    </w:p>
    <w:p>
      <w:pPr>
        <w:pStyle w:val="ListBullet"/>
      </w:pPr>
      <w:r>
        <w:t>Compute Shader</w:t>
      </w:r>
    </w:p>
    <w:p>
      <w:pPr>
        <w:pStyle w:val="ListBullet"/>
      </w:pPr>
      <w:r>
        <w:t>GPUパーティクル</w:t>
      </w:r>
    </w:p>
    <w:p>
      <w:pPr>
        <w:pStyle w:val="ListBullet"/>
      </w:pPr>
      <w:r>
        <w:t>テッセレーション</w:t>
      </w:r>
    </w:p>
    <w:p>
      <w:pPr>
        <w:pStyle w:val="ListBullet"/>
      </w:pPr>
      <w:r>
        <w:t>リアルタイムレイトレーシング</w:t>
      </w:r>
    </w:p>
    <w:p>
      <w:pPr>
        <w:pStyle w:val="ListBullet"/>
      </w:pPr>
      <w:r>
        <w:t>高度なグローバルイルミネーション</w:t>
      </w:r>
    </w:p>
    <w:p>
      <w:pPr>
        <w:pStyle w:val="ListBullet"/>
      </w:pPr>
      <w:r>
        <w:t>GPUインスタンシングの内部実装</w:t>
      </w:r>
    </w:p>
    <w:p>
      <w:pPr>
        <w:pStyle w:val="ListBullet"/>
      </w:pPr>
      <w:r>
        <w:t>VRAM帯域・キャッシュ・プラットフォーム別最適化</w:t>
      </w:r>
    </w:p>
    <w:p>
      <w:pPr>
        <w:pStyle w:val="Heading2"/>
      </w:pPr>
      <w:r>
        <w:t>12.3 共通実験環境</w:t>
      </w:r>
    </w:p>
    <w:p>
      <w:r>
        <w:rPr>
          <w:b/>
        </w:rPr>
        <w:t>CG実験室：</w:t>
      </w:r>
      <w:r>
        <w:t>座標、カメラ、メッシュ、法線、UV、マテリアル、光、透明度。</w:t>
      </w:r>
    </w:p>
    <w:p>
      <w:r>
        <w:rPr>
          <w:b/>
        </w:rPr>
        <w:t>2Dアクションルーム：</w:t>
      </w:r>
      <w:r>
        <w:t>スプライト、アニメーション、カメラ、UI、パーティクル、サウンド。</w:t>
      </w:r>
    </w:p>
    <w:p>
      <w:r>
        <w:rPr>
          <w:b/>
        </w:rPr>
        <w:t>大量オブジェクトフィールド：</w:t>
      </w:r>
      <w:r>
        <w:t>Boids、LOD、カリング、描画負荷、オブジェクトプール、プロファイリング。</w:t>
      </w:r>
    </w:p>
    <w:p>
      <w:pPr>
        <w:pStyle w:val="Heading1"/>
      </w:pPr>
      <w:r>
        <w:t>13. ソフトウェア設計・データ・品質</w:t>
      </w:r>
    </w:p>
    <w:p>
      <w:r>
        <w:rPr>
          <w:b/>
        </w:rPr>
        <w:t>イベントシステム</w:t>
      </w:r>
      <w:r>
        <w:t xml:space="preserve"> — ゲーム内イベントをスコア、UI、サウンド、エフェクトへ疎結合に通知する。</w:t>
      </w:r>
    </w:p>
    <w:p>
      <w:r>
        <w:rPr>
          <w:b/>
        </w:rPr>
        <w:t>コマンドパターン</w:t>
      </w:r>
      <w:r>
        <w:t xml:space="preserve"> — 入力を操作オブジェクトとして表し、キー変更、リプレイ、Undo、通信入力へ展開する。</w:t>
      </w:r>
    </w:p>
    <w:p>
      <w:r>
        <w:rPr>
          <w:b/>
        </w:rPr>
        <w:t>継承とコンポーネント</w:t>
      </w:r>
      <w:r>
        <w:t xml:space="preserve"> — 継承中心設計とMovement、Health、Attack、AIなどの構成を比較する。</w:t>
      </w:r>
    </w:p>
    <w:p>
      <w:r>
        <w:rPr>
          <w:b/>
        </w:rPr>
        <w:t>オブジェクトプール</w:t>
      </w:r>
      <w:r>
        <w:t xml:space="preserve"> — 弾丸やエフェクトを生成・破棄せず再利用し、GC・処理負荷を比較する。</w:t>
      </w:r>
    </w:p>
    <w:p>
      <w:r>
        <w:rPr>
          <w:b/>
        </w:rPr>
        <w:t>ECS</w:t>
      </w:r>
      <w:r>
        <w:t xml:space="preserve"> — 大量オブジェクトを題材に、Entity、Component、Systemとデータ指向の概念を紹介する。</w:t>
      </w:r>
    </w:p>
    <w:p>
      <w:r>
        <w:rPr>
          <w:b/>
        </w:rPr>
        <w:t>セーブ・ロード</w:t>
      </w:r>
      <w:r>
        <w:t xml:space="preserve"> — JSON等による保存、セーブスロット、バージョン互換、データ移行を扱う。</w:t>
      </w:r>
    </w:p>
    <w:p>
      <w:r>
        <w:rPr>
          <w:b/>
        </w:rPr>
        <w:t>リプレイと決定性</w:t>
      </w:r>
      <w:r>
        <w:t xml:space="preserve"> — 状態記録と入力記録を比較し、固定時間刻み、乱数シード、浮動小数点差を扱う。</w:t>
      </w:r>
    </w:p>
    <w:p>
      <w:r>
        <w:rPr>
          <w:b/>
        </w:rPr>
        <w:t>テスト</w:t>
      </w:r>
      <w:r>
        <w:t xml:space="preserve"> — 衝突、ダメージ、経路、購入、抽選などの単体テストと自動シミュレーションを行う。</w:t>
      </w:r>
    </w:p>
    <w:p>
      <w:r>
        <w:rPr>
          <w:b/>
        </w:rPr>
        <w:t>デバッグ可視化</w:t>
      </w:r>
      <w:r>
        <w:t xml:space="preserve"> — コライダー、経路、速度、AI状態、視野、FPSなどを開発表示する。</w:t>
      </w:r>
    </w:p>
    <w:p>
      <w:r>
        <w:rPr>
          <w:b/>
        </w:rPr>
        <w:t>プロファイリング</w:t>
      </w:r>
      <w:r>
        <w:t xml:space="preserve"> — 測定→原因特定→改善→再測定を基本とし、CPU、GPU、GC、描画回数を観察する。</w:t>
      </w:r>
    </w:p>
    <w:p>
      <w:pPr>
        <w:pStyle w:val="Heading1"/>
      </w:pPr>
      <w:r>
        <w:t>14. プロシージャル生成・確率・バランス</w:t>
      </w:r>
    </w:p>
    <w:p>
      <w:r>
        <w:rPr>
          <w:b/>
        </w:rPr>
        <w:t>迷路生成</w:t>
      </w:r>
      <w:r>
        <w:t xml:space="preserve"> — DFS、Prim、Kruskal、分割法を、探索教材の応用として扱う。</w:t>
      </w:r>
    </w:p>
    <w:p>
      <w:r>
        <w:rPr>
          <w:b/>
        </w:rPr>
        <w:t>ダンジョン生成</w:t>
      </w:r>
      <w:r>
        <w:t xml:space="preserve"> — ランダムウォーク、部屋と通路、BSP、セル・オートマトンを比較する。</w:t>
      </w:r>
    </w:p>
    <w:p>
      <w:r>
        <w:rPr>
          <w:b/>
        </w:rPr>
        <w:t>地形生成</w:t>
      </w:r>
      <w:r>
        <w:t xml:space="preserve"> — ノイズと高さマップの概念を扱う。</w:t>
      </w:r>
    </w:p>
    <w:p>
      <w:r>
        <w:rPr>
          <w:b/>
        </w:rPr>
        <w:t>制約付き生成</w:t>
      </w:r>
      <w:r>
        <w:t xml:space="preserve"> — 到達可能性、経路長、アイテム配置条件を生成後に検証する。</w:t>
      </w:r>
    </w:p>
    <w:p>
      <w:r>
        <w:rPr>
          <w:b/>
        </w:rPr>
        <w:t>乱数と確率</w:t>
      </w:r>
      <w:r>
        <w:t xml:space="preserve"> — 一様乱数、シード、再現性、重み付き抽選、Fisher–Yates、分布を扱う。</w:t>
      </w:r>
    </w:p>
    <w:p>
      <w:r>
        <w:rPr>
          <w:b/>
        </w:rPr>
        <w:t>ゲームバランス分析</w:t>
      </w:r>
      <w:r>
        <w:t xml:space="preserve"> — 敵HP、出現率、報酬を変え、自動プレイ結果の勝率・平均時間・スコアを比較する。</w:t>
      </w:r>
    </w:p>
    <w:p>
      <w:pPr>
        <w:pStyle w:val="Heading1"/>
      </w:pPr>
      <w:r>
        <w:t>15. 推奨する開発ロードマップ</w:t>
      </w:r>
    </w:p>
    <w:p>
      <w:pPr>
        <w:pStyle w:val="Heading2"/>
      </w:pPr>
      <w:r>
        <w:t>第1期：既存探索教材の完成と共通UI</w:t>
      </w:r>
    </w:p>
    <w:p>
      <w:pPr>
        <w:pStyle w:val="ListBullet"/>
      </w:pPr>
      <w:r>
        <w:t>BFS、DFS、ダイクストラ、最良優先、A*の表示仕様統一</w:t>
      </w:r>
    </w:p>
    <w:p>
      <w:pPr>
        <w:pStyle w:val="ListBullet"/>
      </w:pPr>
      <w:r>
        <w:t>1ステップ、疑似コード同期、比較モード、計測表示の共通化</w:t>
      </w:r>
    </w:p>
    <w:p>
      <w:pPr>
        <w:pStyle w:val="ListBullet"/>
      </w:pPr>
      <w:r>
        <w:t>グリッド迷路エディタと乱数シード管理</w:t>
      </w:r>
    </w:p>
    <w:p>
      <w:pPr>
        <w:pStyle w:val="Heading2"/>
      </w:pPr>
      <w:r>
        <w:t>第2期：ゲーム木と状態空間</w:t>
      </w:r>
    </w:p>
    <w:p>
      <w:pPr>
        <w:pStyle w:val="ListBullet"/>
      </w:pPr>
      <w:r>
        <w:t>ニム完全解析と剰余／nim-sum</w:t>
      </w:r>
    </w:p>
    <w:p>
      <w:pPr>
        <w:pStyle w:val="ListBullet"/>
        <w:rPr>
          <w:ins w:id="9030" w:author="Fable5" w:date="2026-07-19T00:00:00Z"/>
        </w:rPr>
      </w:pPr>
      <w:ins w:id="9031" w:author="Fable5" w:date="2026-07-19T00:00:00Z">
        <w:r>
          <w:t>割り箸の後退解析（循環ゲームグラフ・引き分け判定）</w:t>
        </w:r>
      </w:ins>
    </w:p>
    <w:p>
      <w:pPr>
        <w:pStyle w:val="ListBullet"/>
        <w:rPr>
          <w:ins w:id="9032" w:author="Fable5" w:date="2026-07-19T00:00:00Z"/>
        </w:rPr>
      </w:pPr>
      <w:ins w:id="9033" w:author="Fable5" w:date="2026-07-19T00:00:00Z">
        <w:r>
          <w:t>三目並べの全解析（対称性除去・モンテカルロ評価との比較）</w:t>
        </w:r>
      </w:ins>
    </w:p>
    <w:p>
      <w:pPr>
        <w:pStyle w:val="ListBullet"/>
      </w:pPr>
      <w:r>
        <w:t>Min-Max、α-β、評価関数</w:t>
      </w:r>
    </w:p>
    <w:p>
      <w:pPr>
        <w:pStyle w:val="ListBullet"/>
      </w:pPr>
      <w:r>
        <w:t>4×4オセロの符号化、転置表、対称正規化</w:t>
      </w:r>
    </w:p>
    <w:p>
      <w:pPr>
        <w:pStyle w:val="ListBullet"/>
      </w:pPr>
      <w:r>
        <w:t>多腕バンディットとMCTS</w:t>
      </w:r>
    </w:p>
    <w:p>
      <w:pPr>
        <w:pStyle w:val="Heading2"/>
      </w:pPr>
      <w:r>
        <w:t>第3期：2Dアクション共通基盤</w:t>
      </w:r>
    </w:p>
    <w:p>
      <w:pPr>
        <w:pStyle w:val="ListBullet"/>
      </w:pPr>
      <w:r>
        <w:t>グリッド擬似物理から加速度・摩擦・反発へ</w:t>
      </w:r>
    </w:p>
    <w:p>
      <w:pPr>
        <w:pStyle w:val="ListBullet"/>
      </w:pPr>
      <w:r>
        <w:t>AABBからOBB、SAT、連続衝突へ</w:t>
      </w:r>
    </w:p>
    <w:p>
      <w:pPr>
        <w:pStyle w:val="ListBullet"/>
      </w:pPr>
      <w:r>
        <w:t>入力バッファとコヨーテタイム</w:t>
      </w:r>
    </w:p>
    <w:p>
      <w:pPr>
        <w:pStyle w:val="ListBullet"/>
      </w:pPr>
      <w:r>
        <w:t>スプライト、アニメーション、カメラ、UI、効果音の統合</w:t>
      </w:r>
    </w:p>
    <w:p>
      <w:pPr>
        <w:pStyle w:val="Heading2"/>
      </w:pPr>
      <w:r>
        <w:t>第4期：群集・高速化・CG</w:t>
      </w:r>
    </w:p>
    <w:p>
      <w:pPr>
        <w:pStyle w:val="ListBullet"/>
      </w:pPr>
      <w:r>
        <w:t>ステアリングとBoids</w:t>
      </w:r>
    </w:p>
    <w:p>
      <w:pPr>
        <w:pStyle w:val="ListBullet"/>
      </w:pPr>
      <w:r>
        <w:t>一様グリッド・四分木による近傍探索</w:t>
      </w:r>
    </w:p>
    <w:p>
      <w:pPr>
        <w:pStyle w:val="ListBullet"/>
      </w:pPr>
      <w:r>
        <w:t>大量オブジェクトフィールド</w:t>
      </w:r>
    </w:p>
    <w:p>
      <w:pPr>
        <w:pStyle w:val="ListBullet"/>
      </w:pPr>
      <w:r>
        <w:t>Unity CG実験室、LOD、カリング、プロファイリング</w:t>
      </w:r>
    </w:p>
    <w:p>
      <w:pPr>
        <w:pStyle w:val="Heading2"/>
      </w:pPr>
      <w:r>
        <w:t>第5期：通信・データ・インタラクティブBGM</w:t>
      </w:r>
    </w:p>
    <w:p>
      <w:pPr>
        <w:pStyle w:val="ListBullet"/>
      </w:pPr>
      <w:r>
        <w:t>オンライン・コイン争奪のP2P／サーバ比較</w:t>
      </w:r>
    </w:p>
    <w:p>
      <w:pPr>
        <w:pStyle w:val="ListBullet"/>
      </w:pPr>
      <w:r>
        <w:t>遅延、補間、予測、チート検証</w:t>
      </w:r>
    </w:p>
    <w:p>
      <w:pPr>
        <w:pStyle w:val="ListBullet"/>
      </w:pPr>
      <w:r>
        <w:t>DB保存とトランザクション</w:t>
      </w:r>
    </w:p>
    <w:p>
      <w:pPr>
        <w:pStyle w:val="ListBullet"/>
      </w:pPr>
      <w:r>
        <w:t>ボス登場デモによるショートループからメインBGMへの接続</w:t>
      </w:r>
    </w:p>
    <w:p>
      <w:pPr>
        <w:pStyle w:val="Heading1"/>
      </w:pPr>
      <w:r>
        <w:t>16. 各教材カードの標準記述形式</w:t>
      </w:r>
    </w:p>
    <w:p>
      <w:r>
        <w:t>一覧ページでは、各教材を次の統一形式で記述する。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shd w:fill="D9EAF7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項目</w:t>
            </w:r>
          </w:p>
        </w:tc>
        <w:tc>
          <w:tcPr>
            <w:tcW w:type="dxa" w:w="4873"/>
            <w:shd w:fill="D9EAF7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内容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カテゴリ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例：経路探索、ゲーム木、物理・判定、群集・自律移動、ゲームサウンド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教材名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アルゴリズムまたは体験テーマ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1〜2文の説明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何を行い、どの内部状態を可視化するか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状態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デモを開く／準備中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学習目標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説明できること、実装・比較できること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操作項目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パラメータ、切替、ステップ実行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計測項目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節点数、比較回数、処理時間、発音数など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発展課題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Noto Sans CJK JP" w:hAnsi="Noto Sans CJK JP" w:eastAsia="Noto Sans CJK JP"/>
                <w:sz w:val="19"/>
              </w:rPr>
              <w:t>理論解、高速化、別方式との比較</w:t>
            </w:r>
          </w:p>
        </w:tc>
      </w:tr>
    </w:tbl>
    <w:p>
      <w:pPr>
        <w:pStyle w:val="Heading1"/>
      </w:pPr>
      <w:r>
        <w:t>17. 講義への組み込み方</w:t>
      </w:r>
    </w:p>
    <w:p>
      <w:r>
        <w:t>各回は「概念説明→デモ操作→内部状態観察→小さな変更→比較→考察」の流れを基本とする。完成コードを写経するだけでなく、変数や方式を変更して結果の差を説明させる。</w:t>
      </w:r>
    </w:p>
    <w:p>
      <w:pPr>
        <w:pStyle w:val="ListNumber"/>
      </w:pPr>
      <w:r>
        <w:t>導入：現象をまず遊んで観察する</w:t>
      </w:r>
    </w:p>
    <w:p>
      <w:pPr>
        <w:pStyle w:val="ListNumber"/>
      </w:pPr>
      <w:r>
        <w:t>原理：データ構造・数式・状態遷移を説明する</w:t>
      </w:r>
    </w:p>
    <w:p>
      <w:pPr>
        <w:pStyle w:val="ListNumber"/>
      </w:pPr>
      <w:r>
        <w:t>可視化：1ステップ実行で内部状態を追う</w:t>
      </w:r>
    </w:p>
    <w:p>
      <w:pPr>
        <w:pStyle w:val="ListNumber"/>
      </w:pPr>
      <w:r>
        <w:t>実験：パラメータや方式を変更する</w:t>
      </w:r>
    </w:p>
    <w:p>
      <w:pPr>
        <w:pStyle w:val="ListNumber"/>
      </w:pPr>
      <w:r>
        <w:t>比較：計算量、精度、操作感、見た目、音の自然さを比べる</w:t>
      </w:r>
    </w:p>
    <w:p>
      <w:pPr>
        <w:pStyle w:val="ListNumber"/>
      </w:pPr>
      <w:r>
        <w:t>課題：短い拡張または考察レポート</w:t>
      </w:r>
    </w:p>
    <w:p>
      <w:pPr>
        <w:pStyle w:val="ListNumber"/>
      </w:pPr>
      <w:r>
        <w:t>振り返り：他トピックとの接続を示す</w:t>
      </w:r>
    </w:p>
    <w:p>
      <w:pPr>
        <w:pStyle w:val="Heading1"/>
      </w:pPr>
      <w:r>
        <w:t>18. 到達目標</w:t>
      </w:r>
    </w:p>
    <w:p>
      <w:pPr>
        <w:pStyle w:val="ListBullet"/>
      </w:pPr>
      <w:r>
        <w:t>ゲームループ、入力、物理、描画、AI、サウンド、通信の役割を説明できる。</w:t>
      </w:r>
    </w:p>
    <w:p>
      <w:pPr>
        <w:pStyle w:val="ListBullet"/>
      </w:pPr>
      <w:r>
        <w:t>アルゴリズムの内部状態を観察し、結果だけでなく過程を説明できる。</w:t>
      </w:r>
    </w:p>
    <w:p>
      <w:pPr>
        <w:pStyle w:val="ListBullet"/>
      </w:pPr>
      <w:r>
        <w:t>単純な方式と高度な方式の利点・欠点・計算量を比較できる。</w:t>
      </w:r>
    </w:p>
    <w:p>
      <w:pPr>
        <w:pStyle w:val="ListBullet"/>
      </w:pPr>
      <w:r>
        <w:t>ゲーム木の完全探索、枝刈り、メモ化、対称性除去、理論解の違いを理解できる。</w:t>
      </w:r>
    </w:p>
    <w:p>
      <w:pPr>
        <w:pStyle w:val="ListBullet"/>
      </w:pPr>
      <w:r>
        <w:t>2D物理の位置・速度・加速度・衝突判定・衝突応答を段階的に実装できる。</w:t>
      </w:r>
    </w:p>
    <w:p>
      <w:pPr>
        <w:pStyle w:val="ListBullet"/>
      </w:pPr>
      <w:r>
        <w:t>ネットワークゲームでサーバが正式状態を持つ理由と、基本的なチート対策を説明できる。</w:t>
      </w:r>
    </w:p>
    <w:p>
      <w:pPr>
        <w:pStyle w:val="ListBullet"/>
      </w:pPr>
      <w:r>
        <w:t>効果音とBGMをゲームイベント・状態・拍構造に結び付けられる。</w:t>
      </w:r>
    </w:p>
    <w:p>
      <w:pPr>
        <w:pStyle w:val="ListBullet"/>
      </w:pPr>
      <w:r>
        <w:t>Unity上で基本的な2D／3D CG要素を設定し、GPU側処理の概要を説明できる。</w:t>
      </w:r>
    </w:p>
    <w:p>
      <w:pPr>
        <w:pStyle w:val="ListBullet"/>
      </w:pPr>
      <w:r>
        <w:t>プロファイリングやテストを用いて、根拠をもって改善できる。</w:t>
      </w:r>
    </w:p>
    <w:p>
      <w:pPr>
        <w:pStyle w:val="Heading1"/>
      </w:pPr>
      <w:r>
        <w:t>19. まとめ</w:t>
      </w:r>
    </w:p>
    <w:p>
      <w:r>
        <w:t>本構想は、探索アルゴリズムの可視化を出発点とし、ゲーム木、組合せゲーム理論、群集AI、2D物理、衝突、通信、データベース、サウンド、CG、ソフトウェア設計へ広げるものである。各テーマを独立した知識として並べるのではなく、共通ミニゲームと共通可視化基盤を用いて相互に接続することが重要である。</w:t>
      </w:r>
    </w:p>
    <w:p>
      <w:pPr>
        <w:pStyle w:val="Callout"/>
      </w:pPr>
      <w:r>
        <w:rPr>
          <w:b/>
        </w:rPr>
        <w:t>将来像：</w:t>
      </w:r>
      <w:r>
        <w:t>学生が教材を「見る」だけでなく、アルゴリズムを切り替え、パラメータを変え、内部状態を追い、結果を比較し、自分の言葉で説明できるインタラクティブなゲームプログラミング講義へ発展させる。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F3F3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40"/>
      <w:contextualSpacing/>
    </w:pPr>
    <w:rPr>
      <w:rFonts w:asciiTheme="majorHAnsi" w:eastAsiaTheme="majorEastAsia" w:hAnsiTheme="majorHAnsi" w:cstheme="majorBidi" w:ascii="Noto Sans CJK JP" w:hAnsi="Noto Sans CJK JP" w:eastAsia="Noto Sans CJK JP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20" w:after="120"/>
      <w:ind w:left="397" w:right="397"/>
    </w:pPr>
    <w:rPr>
      <w:rFonts w:ascii="Noto Sans CJK JP" w:hAnsi="Noto Sans CJK JP" w:eastAsia="Noto Sans CJK JP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インタラクティブ・ゲームプログラミング教材 構想・設計資料</dc:title>
  <dc:subject>大学講義向けゲームプログラミング教材の検討内容統合版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